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Pr>
        <w:drawing>
          <wp:inline distB="0" distT="0" distL="0" distR="0">
            <wp:extent cx="5326380" cy="5326380"/>
            <wp:effectExtent b="0" l="0" r="0" t="0"/>
            <wp:docPr id="213997305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326380" cy="532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b w:val="1"/>
          <w:sz w:val="96"/>
          <w:szCs w:val="96"/>
          <w:u w:val="single"/>
        </w:rPr>
      </w:pPr>
      <w:r w:rsidDel="00000000" w:rsidR="00000000" w:rsidRPr="00000000">
        <w:rPr>
          <w:b w:val="1"/>
          <w:sz w:val="96"/>
          <w:szCs w:val="96"/>
          <w:u w:val="single"/>
          <w:rtl w:val="0"/>
        </w:rPr>
        <w:t xml:space="preserve">TRAFFIC RIDER</w:t>
      </w:r>
    </w:p>
    <w:p w:rsidR="00000000" w:rsidDel="00000000" w:rsidP="00000000" w:rsidRDefault="00000000" w:rsidRPr="00000000" w14:paraId="00000003">
      <w:pPr>
        <w:pStyle w:val="Subtitle"/>
        <w:rPr>
          <w:b w:val="1"/>
          <w:sz w:val="48"/>
          <w:szCs w:val="48"/>
        </w:rPr>
      </w:pPr>
      <w:r w:rsidDel="00000000" w:rsidR="00000000" w:rsidRPr="00000000">
        <w:rPr>
          <w:b w:val="1"/>
          <w:sz w:val="48"/>
          <w:szCs w:val="48"/>
          <w:rtl w:val="0"/>
        </w:rPr>
        <w:t xml:space="preserve">REINFORCEMENT LEARNING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righ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Done By: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right"/>
        <w:rPr>
          <w:rFonts w:ascii="Play" w:cs="Play" w:eastAsia="Play" w:hAnsi="Play"/>
          <w:b w:val="0"/>
          <w:i w:val="0"/>
          <w:smallCaps w:val="0"/>
          <w:strike w:val="0"/>
          <w:color w:val="595959"/>
          <w:sz w:val="28"/>
          <w:szCs w:val="28"/>
          <w:u w:val="none"/>
          <w:shd w:fill="auto" w:val="clear"/>
          <w:vertAlign w:val="baseline"/>
        </w:rPr>
      </w:pPr>
      <w:r w:rsidDel="00000000" w:rsidR="00000000" w:rsidRPr="00000000">
        <w:rPr>
          <w:rFonts w:ascii="Play" w:cs="Play" w:eastAsia="Play" w:hAnsi="Play"/>
          <w:b w:val="0"/>
          <w:i w:val="0"/>
          <w:smallCaps w:val="0"/>
          <w:strike w:val="0"/>
          <w:color w:val="595959"/>
          <w:sz w:val="28"/>
          <w:szCs w:val="28"/>
          <w:u w:val="none"/>
          <w:shd w:fill="auto" w:val="clear"/>
          <w:vertAlign w:val="baseline"/>
          <w:rtl w:val="0"/>
        </w:rPr>
        <w:t xml:space="preserve">CHITTOOR KARTHIK – 106121033</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righ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Play" w:cs="Play" w:eastAsia="Play" w:hAnsi="Play"/>
          <w:b w:val="0"/>
          <w:i w:val="0"/>
          <w:smallCaps w:val="0"/>
          <w:strike w:val="0"/>
          <w:color w:val="595959"/>
          <w:sz w:val="28"/>
          <w:szCs w:val="28"/>
          <w:u w:val="none"/>
          <w:shd w:fill="auto" w:val="clear"/>
          <w:vertAlign w:val="baseline"/>
          <w:rtl w:val="0"/>
        </w:rPr>
        <w:t xml:space="preserve">P VISHNU VARDHAN - 106121089</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b w:val="1"/>
          <w:sz w:val="56"/>
          <w:szCs w:val="56"/>
          <w:u w:val="single"/>
        </w:rPr>
      </w:pPr>
      <w:r w:rsidDel="00000000" w:rsidR="00000000" w:rsidRPr="00000000">
        <w:rPr>
          <w:b w:val="1"/>
          <w:sz w:val="56"/>
          <w:szCs w:val="56"/>
          <w:u w:val="single"/>
          <w:rtl w:val="0"/>
        </w:rPr>
        <w:t xml:space="preserve">AIM</w:t>
      </w:r>
    </w:p>
    <w:p w:rsidR="00000000" w:rsidDel="00000000" w:rsidP="00000000" w:rsidRDefault="00000000" w:rsidRPr="00000000" w14:paraId="00000008">
      <w:pPr>
        <w:rPr>
          <w:sz w:val="28"/>
          <w:szCs w:val="28"/>
        </w:rPr>
      </w:pPr>
      <w:r w:rsidDel="00000000" w:rsidR="00000000" w:rsidRPr="00000000">
        <w:rPr>
          <w:sz w:val="28"/>
          <w:szCs w:val="28"/>
          <w:rtl w:val="0"/>
        </w:rPr>
        <w:t xml:space="preserve">The aim of this project is to develop an intelligent agent capable of outperforming human players in a specific task, leveraging reinforcement learning as a practical application. By implementing a reinforcement learning algorithm, the project seeks to train the agent to make optimal decisions in a dynamic environment, with the ultimate goal of achieving superior performance compared to human players. Through the iterative process of learning from its actions and experiences, the agent adapts its behavior to maximize cumulative rewards, thereby mastering the task at hand. This project not only demonstrates the potential of reinforcement learning in real-world scenarios but also highlights its ability to enhance decision-making processes beyond human capabilities, paving the way for the development of autonomous systems capable of tackling complex tasks efficiently and effectively.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b w:val="1"/>
          <w:sz w:val="56"/>
          <w:szCs w:val="56"/>
          <w:u w:val="single"/>
        </w:rPr>
      </w:pPr>
      <w:r w:rsidDel="00000000" w:rsidR="00000000" w:rsidRPr="00000000">
        <w:rPr>
          <w:b w:val="1"/>
          <w:sz w:val="56"/>
          <w:szCs w:val="56"/>
          <w:u w:val="single"/>
          <w:rtl w:val="0"/>
        </w:rPr>
        <w:t xml:space="preserve">INTRODUCTION</w:t>
      </w:r>
    </w:p>
    <w:p w:rsidR="00000000" w:rsidDel="00000000" w:rsidP="00000000" w:rsidRDefault="00000000" w:rsidRPr="00000000" w14:paraId="0000000B">
      <w:pPr>
        <w:rPr>
          <w:sz w:val="28"/>
          <w:szCs w:val="28"/>
        </w:rPr>
      </w:pPr>
      <w:r w:rsidDel="00000000" w:rsidR="00000000" w:rsidRPr="00000000">
        <w:rPr>
          <w:sz w:val="28"/>
          <w:szCs w:val="28"/>
          <w:rtl w:val="0"/>
        </w:rPr>
        <w:t xml:space="preserve">Traffic Rider is an arcade game developed using pygame package of Python. In this game, the player’s car is moving on a highway, at each the level, the player finds obstacle vehicle traffic ahead which he/she has to evade. The player is rewarded for every vehicle dodged and every level cleared. The speed of the car and the obstacles increases after each level, thereby increasing the difficulty.</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This game is a way of testing the limits of human reflexes and demonstrate that an RL agent can outperform a human.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b w:val="1"/>
          <w:sz w:val="56"/>
          <w:szCs w:val="56"/>
          <w:u w:val="single"/>
        </w:rPr>
      </w:pPr>
      <w:r w:rsidDel="00000000" w:rsidR="00000000" w:rsidRPr="00000000">
        <w:rPr>
          <w:b w:val="1"/>
          <w:sz w:val="56"/>
          <w:szCs w:val="56"/>
          <w:u w:val="single"/>
          <w:rtl w:val="0"/>
        </w:rPr>
        <w:t xml:space="preserve">MAJOR STEPS: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numPr>
          <w:ilvl w:val="0"/>
          <w:numId w:val="3"/>
        </w:numPr>
        <w:ind w:left="502" w:hanging="360"/>
        <w:rPr>
          <w:color w:val="f272af"/>
          <w:sz w:val="36"/>
          <w:szCs w:val="36"/>
        </w:rPr>
      </w:pPr>
      <w:r w:rsidDel="00000000" w:rsidR="00000000" w:rsidRPr="00000000">
        <w:rPr>
          <w:b w:val="1"/>
          <w:sz w:val="36"/>
          <w:szCs w:val="36"/>
          <w:rtl w:val="0"/>
        </w:rPr>
        <w:t xml:space="preserve">GAME CREATION</w:t>
      </w:r>
      <w:r w:rsidDel="00000000" w:rsidR="00000000" w:rsidRPr="00000000">
        <w:rPr>
          <w:sz w:val="36"/>
          <w:szCs w:val="36"/>
          <w:rtl w:val="0"/>
        </w:rPr>
        <w:br w:type="textWrapping"/>
      </w:r>
      <w:r w:rsidDel="00000000" w:rsidR="00000000" w:rsidRPr="00000000">
        <w:rPr>
          <w:color w:val="f272af"/>
          <w:sz w:val="36"/>
          <w:szCs w:val="36"/>
          <w:rtl w:val="0"/>
        </w:rPr>
        <w:t xml:space="preserve">Building an Interactive Car Dodging Game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108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The game is implemented in python using the pygame library.</w:t>
      </w:r>
      <w:sdt>
        <w:sdtPr>
          <w:tag w:val="goog_rdk_0"/>
        </w:sdtPr>
        <w:sdtContent>
          <w:del w:author="Potnuru Gopi Ronith" w:id="0" w:date="2024-04-11T08:38:21Z">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370205</wp:posOffset>
                  </wp:positionV>
                  <wp:extent cx="5486400" cy="4311015"/>
                  <wp:effectExtent b="0" l="0" r="0" t="0"/>
                  <wp:wrapTopAndBottom distB="0" distT="0"/>
                  <wp:docPr id="213997305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4311015"/>
                          </a:xfrm>
                          <a:prstGeom prst="rect"/>
                          <a:ln/>
                        </pic:spPr>
                      </pic:pic>
                    </a:graphicData>
                  </a:graphic>
                </wp:anchor>
              </w:drawing>
            </w:r>
          </w:del>
        </w:sdtContent>
      </w:sdt>
      <w:sdt>
        <w:sdtPr>
          <w:tag w:val="goog_rdk_1"/>
        </w:sdtPr>
        <w:sdtContent>
          <w:ins w:author="Potnuru Gopi Ronith" w:id="0" w:date="2024-04-11T08:38:21Z">
            <w:r w:rsidDel="00000000" w:rsidR="00000000" w:rsidRPr="00000000">
              <w:drawing>
                <wp:anchor allowOverlap="1" behindDoc="0" distB="0" distT="0" distL="114300" distR="114300" hidden="0" layoutInCell="1" locked="0" relativeHeight="0" simplePos="0">
                  <wp:simplePos x="0" y="0"/>
                  <wp:positionH relativeFrom="column">
                    <wp:posOffset>952500</wp:posOffset>
                  </wp:positionH>
                  <wp:positionV relativeFrom="paragraph">
                    <wp:posOffset>806448</wp:posOffset>
                  </wp:positionV>
                  <wp:extent cx="5486400" cy="4311015"/>
                  <wp:effectExtent b="0" l="0" r="0" t="0"/>
                  <wp:wrapTopAndBottom distB="0" distT="0"/>
                  <wp:docPr id="213997305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4311015"/>
                          </a:xfrm>
                          <a:prstGeom prst="rect"/>
                          <a:ln/>
                        </pic:spPr>
                      </pic:pic>
                    </a:graphicData>
                  </a:graphic>
                </wp:anchor>
              </w:drawing>
            </w:r>
          </w:ins>
        </w:sdtContent>
      </w:sdt>
    </w:p>
    <w:p w:rsidR="00000000" w:rsidDel="00000000" w:rsidP="00000000" w:rsidRDefault="00000000" w:rsidRPr="00000000" w14:paraId="00000013">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720" w:right="0" w:firstLine="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4251960"/>
            <wp:effectExtent b="0" l="0" r="0" t="0"/>
            <wp:docPr id="213997306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86400" cy="42519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720" w:right="0" w:firstLine="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1080" w:right="0" w:hanging="36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Fonts w:ascii="Söhne" w:cs="Söhne" w:eastAsia="Söhne" w:hAnsi="Söhne"/>
          <w:b w:val="0"/>
          <w:i w:val="0"/>
          <w:smallCaps w:val="0"/>
          <w:strike w:val="0"/>
          <w:color w:val="0d0d0d"/>
          <w:sz w:val="24"/>
          <w:szCs w:val="24"/>
          <w:u w:val="none"/>
          <w:shd w:fill="auto" w:val="clear"/>
          <w:vertAlign w:val="baseline"/>
          <w:rtl w:val="0"/>
        </w:rPr>
        <w:t xml:space="preserve">The user is represented by a white car in the bottom of the screen.</w:t>
      </w:r>
    </w:p>
    <w:p w:rsidR="00000000" w:rsidDel="00000000" w:rsidP="00000000" w:rsidRDefault="00000000" w:rsidRPr="00000000" w14:paraId="00000016">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1080" w:right="0" w:hanging="36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Fonts w:ascii="Söhne" w:cs="Söhne" w:eastAsia="Söhne" w:hAnsi="Söhne"/>
          <w:b w:val="0"/>
          <w:i w:val="0"/>
          <w:smallCaps w:val="0"/>
          <w:strike w:val="0"/>
          <w:color w:val="0d0d0d"/>
          <w:sz w:val="24"/>
          <w:szCs w:val="24"/>
          <w:u w:val="none"/>
          <w:shd w:fill="auto" w:val="clear"/>
          <w:vertAlign w:val="baseline"/>
          <w:rtl w:val="0"/>
        </w:rPr>
        <w:t xml:space="preserve">The user can move left/ move right/ stay in the same place at each time unit. Controls are inputted via keyboard arrow buttons.</w:t>
      </w:r>
    </w:p>
    <w:p w:rsidR="00000000" w:rsidDel="00000000" w:rsidP="00000000" w:rsidRDefault="00000000" w:rsidRPr="00000000" w14:paraId="00000017">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1080" w:right="0" w:hanging="36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Fonts w:ascii="Söhne" w:cs="Söhne" w:eastAsia="Söhne" w:hAnsi="Söhne"/>
          <w:b w:val="0"/>
          <w:i w:val="0"/>
          <w:smallCaps w:val="0"/>
          <w:strike w:val="0"/>
          <w:color w:val="0d0d0d"/>
          <w:sz w:val="24"/>
          <w:szCs w:val="24"/>
          <w:u w:val="none"/>
          <w:shd w:fill="auto" w:val="clear"/>
          <w:vertAlign w:val="baseline"/>
          <w:rtl w:val="0"/>
        </w:rPr>
        <w:t xml:space="preserve">The obstacles are randomly spawned one by one on the screen.</w:t>
      </w:r>
    </w:p>
    <w:p w:rsidR="00000000" w:rsidDel="00000000" w:rsidP="00000000" w:rsidRDefault="00000000" w:rsidRPr="00000000" w14:paraId="00000018">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1080" w:right="0" w:hanging="36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Fonts w:ascii="Söhne" w:cs="Söhne" w:eastAsia="Söhne" w:hAnsi="Söhne"/>
          <w:b w:val="0"/>
          <w:i w:val="0"/>
          <w:smallCaps w:val="0"/>
          <w:strike w:val="0"/>
          <w:color w:val="0d0d0d"/>
          <w:sz w:val="24"/>
          <w:szCs w:val="24"/>
          <w:u w:val="none"/>
          <w:shd w:fill="auto" w:val="clear"/>
          <w:vertAlign w:val="baseline"/>
          <w:rtl w:val="0"/>
        </w:rPr>
        <w:t xml:space="preserve">On detecting a collision between the car and the obstacle, its game over.</w:t>
      </w:r>
    </w:p>
    <w:p w:rsidR="00000000" w:rsidDel="00000000" w:rsidP="00000000" w:rsidRDefault="00000000" w:rsidRPr="00000000" w14:paraId="00000019">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300" w:before="0" w:line="240" w:lineRule="auto"/>
        <w:ind w:left="1080" w:right="0" w:firstLine="0"/>
        <w:jc w:val="left"/>
        <w:rPr>
          <w:rFonts w:ascii="Söhne" w:cs="Söhne" w:eastAsia="Söhne" w:hAnsi="Söhne"/>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3781953" cy="2638793"/>
            <wp:effectExtent b="0" l="0" r="0" t="0"/>
            <wp:docPr id="213997306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81953"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5486400" cy="2435860"/>
            <wp:effectExtent b="0" l="0" r="0" t="0"/>
            <wp:docPr id="213997306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86400" cy="24358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lineRule="auto"/>
        <w:ind w:left="502" w:hanging="360"/>
        <w:rPr>
          <w:b w:val="1"/>
          <w:sz w:val="36"/>
          <w:szCs w:val="36"/>
        </w:rPr>
      </w:pPr>
      <w:r w:rsidDel="00000000" w:rsidR="00000000" w:rsidRPr="00000000">
        <w:rPr>
          <w:b w:val="1"/>
          <w:sz w:val="36"/>
          <w:szCs w:val="36"/>
          <w:rtl w:val="0"/>
        </w:rPr>
        <w:t xml:space="preserve">Q-LEARNING IMPLEMENTATION</w:t>
      </w:r>
    </w:p>
    <w:p w:rsidR="00000000" w:rsidDel="00000000" w:rsidP="00000000" w:rsidRDefault="00000000" w:rsidRPr="00000000" w14:paraId="00000022">
      <w:pPr>
        <w:pStyle w:val="Heading1"/>
        <w:spacing w:before="0" w:lineRule="auto"/>
        <w:ind w:left="1440" w:firstLine="0"/>
        <w:rPr>
          <w:color w:val="f272af"/>
          <w:sz w:val="36"/>
          <w:szCs w:val="36"/>
        </w:rPr>
      </w:pPr>
      <w:r w:rsidDel="00000000" w:rsidR="00000000" w:rsidRPr="00000000">
        <w:rPr>
          <w:color w:val="f272af"/>
          <w:sz w:val="36"/>
          <w:szCs w:val="36"/>
          <w:rtl w:val="0"/>
        </w:rPr>
        <w:t xml:space="preserve">Making the agent play on its own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Define the states and actions</w:t>
      </w:r>
    </w:p>
    <w:p w:rsidR="00000000" w:rsidDel="00000000" w:rsidP="00000000" w:rsidRDefault="00000000" w:rsidRPr="00000000" w14:paraId="000000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Define how the agent interacts with the game environment</w:t>
      </w:r>
    </w:p>
    <w:p w:rsidR="00000000" w:rsidDel="00000000" w:rsidP="00000000" w:rsidRDefault="00000000" w:rsidRPr="00000000" w14:paraId="00000026">
      <w:pPr>
        <w:ind w:left="1080" w:firstLine="0"/>
        <w:rPr>
          <w:sz w:val="28"/>
          <w:szCs w:val="28"/>
        </w:rPr>
      </w:pPr>
      <w:r w:rsidDel="00000000" w:rsidR="00000000" w:rsidRPr="00000000">
        <w:rPr>
          <w:sz w:val="28"/>
          <w:szCs w:val="28"/>
        </w:rPr>
        <w:drawing>
          <wp:inline distB="0" distT="0" distL="0" distR="0">
            <wp:extent cx="5486400" cy="4098290"/>
            <wp:effectExtent b="0" l="0" r="0" t="0"/>
            <wp:docPr id="213997306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86400" cy="40982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080" w:firstLine="0"/>
        <w:rPr>
          <w:b w:val="1"/>
          <w:sz w:val="24"/>
          <w:szCs w:val="24"/>
        </w:rPr>
      </w:pPr>
      <w:r w:rsidDel="00000000" w:rsidR="00000000" w:rsidRPr="00000000">
        <w:rPr>
          <w:b w:val="1"/>
          <w:sz w:val="24"/>
          <w:szCs w:val="24"/>
          <w:rtl w:val="0"/>
        </w:rPr>
        <w:t xml:space="preserve">STATE: (car x, car y, obstacle x, obstacle y)</w:t>
      </w:r>
    </w:p>
    <w:p w:rsidR="00000000" w:rsidDel="00000000" w:rsidP="00000000" w:rsidRDefault="00000000" w:rsidRPr="00000000" w14:paraId="00000028">
      <w:pPr>
        <w:ind w:left="1080" w:firstLine="0"/>
        <w:rPr>
          <w:rFonts w:ascii="Play" w:cs="Play" w:eastAsia="Play" w:hAnsi="Play"/>
          <w:b w:val="1"/>
          <w:color w:val="000000"/>
          <w:sz w:val="24"/>
          <w:szCs w:val="24"/>
        </w:rPr>
      </w:pPr>
      <w:r w:rsidDel="00000000" w:rsidR="00000000" w:rsidRPr="00000000">
        <w:rPr>
          <w:rFonts w:ascii="Play" w:cs="Play" w:eastAsia="Play" w:hAnsi="Play"/>
          <w:b w:val="1"/>
          <w:color w:val="000000"/>
          <w:sz w:val="24"/>
          <w:szCs w:val="24"/>
          <w:rtl w:val="0"/>
        </w:rPr>
        <w:t xml:space="preserve">Each state is represented as a tuple of 4 elements like</w:t>
      </w:r>
    </w:p>
    <w:p w:rsidR="00000000" w:rsidDel="00000000" w:rsidP="00000000" w:rsidRDefault="00000000" w:rsidRPr="00000000" w14:paraId="00000029">
      <w:pPr>
        <w:ind w:left="1080" w:firstLine="0"/>
        <w:rPr>
          <w:rFonts w:ascii="Play" w:cs="Play" w:eastAsia="Play" w:hAnsi="Play"/>
          <w:b w:val="1"/>
          <w:color w:val="000000"/>
          <w:sz w:val="24"/>
          <w:szCs w:val="24"/>
        </w:rPr>
      </w:pPr>
      <w:r w:rsidDel="00000000" w:rsidR="00000000" w:rsidRPr="00000000">
        <w:rPr>
          <w:rFonts w:ascii="Play" w:cs="Play" w:eastAsia="Play" w:hAnsi="Play"/>
          <w:b w:val="1"/>
          <w:color w:val="000000"/>
          <w:sz w:val="24"/>
          <w:szCs w:val="24"/>
          <w:rtl w:val="0"/>
        </w:rPr>
        <w:t xml:space="preserve">{Car X-coordinate,</w:t>
      </w:r>
    </w:p>
    <w:p w:rsidR="00000000" w:rsidDel="00000000" w:rsidP="00000000" w:rsidRDefault="00000000" w:rsidRPr="00000000" w14:paraId="0000002A">
      <w:pPr>
        <w:ind w:left="1080" w:firstLine="0"/>
        <w:rPr>
          <w:rFonts w:ascii="Play" w:cs="Play" w:eastAsia="Play" w:hAnsi="Play"/>
          <w:b w:val="1"/>
          <w:color w:val="000000"/>
          <w:sz w:val="24"/>
          <w:szCs w:val="24"/>
        </w:rPr>
      </w:pPr>
      <w:r w:rsidDel="00000000" w:rsidR="00000000" w:rsidRPr="00000000">
        <w:rPr>
          <w:rFonts w:ascii="Play" w:cs="Play" w:eastAsia="Play" w:hAnsi="Play"/>
          <w:b w:val="1"/>
          <w:color w:val="000000"/>
          <w:sz w:val="24"/>
          <w:szCs w:val="24"/>
          <w:rtl w:val="0"/>
        </w:rPr>
        <w:t xml:space="preserve">Car Y-coordinate,</w:t>
      </w:r>
    </w:p>
    <w:p w:rsidR="00000000" w:rsidDel="00000000" w:rsidP="00000000" w:rsidRDefault="00000000" w:rsidRPr="00000000" w14:paraId="0000002B">
      <w:pPr>
        <w:ind w:left="1080" w:firstLine="0"/>
        <w:rPr>
          <w:rFonts w:ascii="Play" w:cs="Play" w:eastAsia="Play" w:hAnsi="Play"/>
          <w:b w:val="1"/>
          <w:color w:val="000000"/>
          <w:sz w:val="24"/>
          <w:szCs w:val="24"/>
        </w:rPr>
      </w:pPr>
      <w:r w:rsidDel="00000000" w:rsidR="00000000" w:rsidRPr="00000000">
        <w:rPr>
          <w:rFonts w:ascii="Play" w:cs="Play" w:eastAsia="Play" w:hAnsi="Play"/>
          <w:b w:val="1"/>
          <w:color w:val="000000"/>
          <w:sz w:val="24"/>
          <w:szCs w:val="24"/>
          <w:rtl w:val="0"/>
        </w:rPr>
        <w:t xml:space="preserve">Obstacle X-coordinate,</w:t>
      </w:r>
    </w:p>
    <w:p w:rsidR="00000000" w:rsidDel="00000000" w:rsidP="00000000" w:rsidRDefault="00000000" w:rsidRPr="00000000" w14:paraId="0000002C">
      <w:pPr>
        <w:ind w:left="1080" w:firstLine="0"/>
        <w:rPr>
          <w:rFonts w:ascii="Play" w:cs="Play" w:eastAsia="Play" w:hAnsi="Play"/>
          <w:b w:val="1"/>
          <w:color w:val="000000"/>
          <w:sz w:val="24"/>
          <w:szCs w:val="24"/>
        </w:rPr>
      </w:pPr>
      <w:r w:rsidDel="00000000" w:rsidR="00000000" w:rsidRPr="00000000">
        <w:rPr>
          <w:rFonts w:ascii="Play" w:cs="Play" w:eastAsia="Play" w:hAnsi="Play"/>
          <w:b w:val="1"/>
          <w:color w:val="000000"/>
          <w:sz w:val="24"/>
          <w:szCs w:val="24"/>
          <w:rtl w:val="0"/>
        </w:rPr>
        <w:t xml:space="preserve">Obstacle Y-coordinate}</w:t>
      </w:r>
    </w:p>
    <w:p w:rsidR="00000000" w:rsidDel="00000000" w:rsidP="00000000" w:rsidRDefault="00000000" w:rsidRPr="00000000" w14:paraId="0000002D">
      <w:pPr>
        <w:ind w:left="1080" w:firstLine="0"/>
        <w:rPr>
          <w:rFonts w:ascii="Play" w:cs="Play" w:eastAsia="Play" w:hAnsi="Play"/>
          <w:color w:val="000000"/>
          <w:sz w:val="24"/>
          <w:szCs w:val="24"/>
        </w:rPr>
      </w:pPr>
      <w:r w:rsidDel="00000000" w:rsidR="00000000" w:rsidRPr="00000000">
        <w:rPr>
          <w:rtl w:val="0"/>
        </w:rPr>
      </w:r>
    </w:p>
    <w:p w:rsidR="00000000" w:rsidDel="00000000" w:rsidP="00000000" w:rsidRDefault="00000000" w:rsidRPr="00000000" w14:paraId="0000002E">
      <w:pPr>
        <w:ind w:left="1080" w:firstLine="0"/>
        <w:rPr>
          <w:b w:val="1"/>
          <w:color w:val="af0f5b"/>
          <w:sz w:val="32"/>
          <w:szCs w:val="32"/>
        </w:rPr>
      </w:pPr>
      <w:r w:rsidDel="00000000" w:rsidR="00000000" w:rsidRPr="00000000">
        <w:rPr>
          <w:b w:val="1"/>
          <w:color w:val="af0f5b"/>
          <w:sz w:val="32"/>
          <w:szCs w:val="32"/>
          <w:rtl w:val="0"/>
        </w:rPr>
        <w:t xml:space="preserve">Transitions:  </w:t>
      </w:r>
    </w:p>
    <w:p w:rsidR="00000000" w:rsidDel="00000000" w:rsidP="00000000" w:rsidRDefault="00000000" w:rsidRPr="00000000" w14:paraId="0000002F">
      <w:pPr>
        <w:ind w:left="1080" w:firstLine="0"/>
        <w:jc w:val="both"/>
        <w:rPr>
          <w:rFonts w:ascii="Aptos Narrow" w:cs="Aptos Narrow" w:eastAsia="Aptos Narrow" w:hAnsi="Aptos Narrow"/>
          <w:b w:val="1"/>
          <w:sz w:val="24"/>
          <w:szCs w:val="24"/>
        </w:rPr>
      </w:pPr>
      <w:r w:rsidDel="00000000" w:rsidR="00000000" w:rsidRPr="00000000">
        <w:rPr>
          <w:rFonts w:ascii="Aptos Narrow" w:cs="Aptos Narrow" w:eastAsia="Aptos Narrow" w:hAnsi="Aptos Narrow"/>
          <w:b w:val="1"/>
          <w:sz w:val="24"/>
          <w:szCs w:val="24"/>
          <w:rtl w:val="0"/>
        </w:rPr>
        <w:t xml:space="preserve">Go Left   :  Decrease car X-coordinate</w:t>
      </w:r>
    </w:p>
    <w:p w:rsidR="00000000" w:rsidDel="00000000" w:rsidP="00000000" w:rsidRDefault="00000000" w:rsidRPr="00000000" w14:paraId="00000030">
      <w:pPr>
        <w:ind w:left="1080" w:firstLine="0"/>
        <w:jc w:val="both"/>
        <w:rPr>
          <w:rFonts w:ascii="Aptos Narrow" w:cs="Aptos Narrow" w:eastAsia="Aptos Narrow" w:hAnsi="Aptos Narrow"/>
          <w:b w:val="1"/>
          <w:sz w:val="24"/>
          <w:szCs w:val="24"/>
        </w:rPr>
      </w:pPr>
      <w:r w:rsidDel="00000000" w:rsidR="00000000" w:rsidRPr="00000000">
        <w:rPr>
          <w:rFonts w:ascii="Aptos Narrow" w:cs="Aptos Narrow" w:eastAsia="Aptos Narrow" w:hAnsi="Aptos Narrow"/>
          <w:b w:val="1"/>
          <w:sz w:val="24"/>
          <w:szCs w:val="24"/>
          <w:rtl w:val="0"/>
        </w:rPr>
        <w:t xml:space="preserve">Go Right:  Increase car X-coordinate</w:t>
      </w:r>
    </w:p>
    <w:p w:rsidR="00000000" w:rsidDel="00000000" w:rsidP="00000000" w:rsidRDefault="00000000" w:rsidRPr="00000000" w14:paraId="00000031">
      <w:pPr>
        <w:ind w:left="1080" w:firstLine="0"/>
        <w:jc w:val="both"/>
        <w:rPr>
          <w:rFonts w:ascii="Aptos Narrow" w:cs="Aptos Narrow" w:eastAsia="Aptos Narrow" w:hAnsi="Aptos Narrow"/>
          <w:b w:val="1"/>
          <w:sz w:val="24"/>
          <w:szCs w:val="24"/>
        </w:rPr>
      </w:pPr>
      <w:r w:rsidDel="00000000" w:rsidR="00000000" w:rsidRPr="00000000">
        <w:rPr>
          <w:rFonts w:ascii="Aptos Narrow" w:cs="Aptos Narrow" w:eastAsia="Aptos Narrow" w:hAnsi="Aptos Narrow"/>
          <w:b w:val="1"/>
          <w:sz w:val="24"/>
          <w:szCs w:val="24"/>
          <w:rtl w:val="0"/>
        </w:rPr>
        <w:t xml:space="preserve">Stay         :  No-change in car X-coordinate</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State Reduction and Discretization</w:t>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Space efficiency</w:t>
      </w:r>
    </w:p>
    <w:p w:rsidR="00000000" w:rsidDel="00000000" w:rsidP="00000000" w:rsidRDefault="00000000" w:rsidRPr="00000000" w14:paraId="00000035">
      <w:pPr>
        <w:ind w:left="1080" w:firstLine="0"/>
        <w:rPr>
          <w:sz w:val="28"/>
          <w:szCs w:val="28"/>
        </w:rPr>
      </w:pPr>
      <w:r w:rsidDel="00000000" w:rsidR="00000000" w:rsidRPr="00000000">
        <w:rPr>
          <w:rtl w:val="0"/>
        </w:rPr>
      </w:r>
    </w:p>
    <w:p w:rsidR="00000000" w:rsidDel="00000000" w:rsidP="00000000" w:rsidRDefault="00000000" w:rsidRPr="00000000" w14:paraId="00000036">
      <w:pPr>
        <w:ind w:left="1080" w:firstLine="0"/>
        <w:rPr>
          <w:rFonts w:ascii="Play" w:cs="Play" w:eastAsia="Play" w:hAnsi="Play"/>
          <w:color w:val="000000"/>
          <w:sz w:val="28"/>
          <w:szCs w:val="28"/>
        </w:rPr>
      </w:pPr>
      <w:r w:rsidDel="00000000" w:rsidR="00000000" w:rsidRPr="00000000">
        <w:rPr>
          <w:rFonts w:ascii="Play" w:cs="Play" w:eastAsia="Play" w:hAnsi="Play"/>
          <w:color w:val="000000"/>
          <w:sz w:val="28"/>
          <w:szCs w:val="28"/>
          <w:rtl w:val="0"/>
        </w:rPr>
        <w:t xml:space="preserve">Without any state reductions, we will have to store approx. 600*800*600*800 states (for all possible carX,carY,obsX,obsY tuples).With these many states, initialising the Q-table itself takes a long time and we would be using so much space.</w:t>
      </w:r>
    </w:p>
    <w:p w:rsidR="00000000" w:rsidDel="00000000" w:rsidP="00000000" w:rsidRDefault="00000000" w:rsidRPr="00000000" w14:paraId="00000037">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8">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9">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A">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B">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C">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D">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E">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3F">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0">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1">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2">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3">
      <w:pPr>
        <w:ind w:left="1080" w:firstLine="0"/>
        <w:rPr>
          <w:rFonts w:ascii="Play" w:cs="Play" w:eastAsia="Play" w:hAnsi="Play"/>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342900</wp:posOffset>
                </wp:positionV>
                <wp:extent cx="1838325" cy="1838325"/>
                <wp:effectExtent b="0" l="0" r="0" t="0"/>
                <wp:wrapNone/>
                <wp:docPr id="2139973053"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200" w:before="120" w:line="264.0000057220459"/>
                              <w:ind w:left="1080" w:right="0" w:firstLine="1080"/>
                              <w:jc w:val="center"/>
                              <w:textDirection w:val="btLr"/>
                            </w:pPr>
                            <w:r w:rsidDel="00000000" w:rsidR="00000000" w:rsidRPr="00000000">
                              <w:rPr>
                                <w:rFonts w:ascii="Play" w:cs="Play" w:eastAsia="Play" w:hAnsi="Play"/>
                                <w:b w:val="0"/>
                                <w:i w:val="0"/>
                                <w:smallCaps w:val="0"/>
                                <w:strike w:val="0"/>
                                <w:color w:val="000000"/>
                                <w:sz w:val="36"/>
                                <w:vertAlign w:val="baseline"/>
                              </w:rPr>
                              <w:t xml:space="preserve">600 units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342900</wp:posOffset>
                </wp:positionV>
                <wp:extent cx="1838325" cy="1838325"/>
                <wp:effectExtent b="0" l="0" r="0" t="0"/>
                <wp:wrapNone/>
                <wp:docPr id="2139973053"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44">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5">
      <w:pPr>
        <w:rPr>
          <w:rFonts w:ascii="Play" w:cs="Play" w:eastAsia="Play" w:hAnsi="Play"/>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139700</wp:posOffset>
                </wp:positionH>
                <wp:positionV relativeFrom="paragraph">
                  <wp:posOffset>355600</wp:posOffset>
                </wp:positionV>
                <wp:extent cx="7620" cy="4130040"/>
                <wp:effectExtent b="0" l="0" r="0" t="0"/>
                <wp:wrapNone/>
                <wp:docPr id="2139973051" name=""/>
                <a:graphic>
                  <a:graphicData uri="http://schemas.microsoft.com/office/word/2010/wordprocessingShape">
                    <wps:wsp>
                      <wps:cNvCnPr/>
                      <wps:spPr>
                        <a:xfrm flipH="1">
                          <a:off x="5342190" y="1714980"/>
                          <a:ext cx="7620" cy="4130040"/>
                        </a:xfrm>
                        <a:prstGeom prst="straightConnector1">
                          <a:avLst/>
                        </a:prstGeom>
                        <a:noFill/>
                        <a:ln cap="flat" cmpd="sng" w="25400">
                          <a:solidFill>
                            <a:schemeClr val="dk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355600</wp:posOffset>
                </wp:positionV>
                <wp:extent cx="7620" cy="4130040"/>
                <wp:effectExtent b="0" l="0" r="0" t="0"/>
                <wp:wrapNone/>
                <wp:docPr id="2139973051"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7620" cy="41300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1358900</wp:posOffset>
                </wp:positionH>
                <wp:positionV relativeFrom="paragraph">
                  <wp:posOffset>38100</wp:posOffset>
                </wp:positionV>
                <wp:extent cx="15240" cy="25400"/>
                <wp:effectExtent b="0" l="0" r="0" t="0"/>
                <wp:wrapNone/>
                <wp:docPr id="2139973054" name=""/>
                <a:graphic>
                  <a:graphicData uri="http://schemas.microsoft.com/office/word/2010/wordprocessingShape">
                    <wps:wsp>
                      <wps:cNvCnPr/>
                      <wps:spPr>
                        <a:xfrm>
                          <a:off x="3288600" y="3772380"/>
                          <a:ext cx="4114800" cy="15240"/>
                        </a:xfrm>
                        <a:prstGeom prst="straightConnector1">
                          <a:avLst/>
                        </a:prstGeom>
                        <a:noFill/>
                        <a:ln cap="flat" cmpd="sng" w="25400">
                          <a:solidFill>
                            <a:schemeClr val="dk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38100</wp:posOffset>
                </wp:positionV>
                <wp:extent cx="15240" cy="25400"/>
                <wp:effectExtent b="0" l="0" r="0" t="0"/>
                <wp:wrapNone/>
                <wp:docPr id="2139973054"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15240" cy="25400"/>
                        </a:xfrm>
                        <a:prstGeom prst="rect"/>
                        <a:ln/>
                      </pic:spPr>
                    </pic:pic>
                  </a:graphicData>
                </a:graphic>
              </wp:anchor>
            </w:drawing>
          </mc:Fallback>
        </mc:AlternateContent>
      </w:r>
    </w:p>
    <w:p w:rsidR="00000000" w:rsidDel="00000000" w:rsidP="00000000" w:rsidRDefault="00000000" w:rsidRPr="00000000" w14:paraId="00000046">
      <w:pPr>
        <w:ind w:left="1080" w:firstLine="0"/>
        <w:rPr>
          <w:sz w:val="28"/>
          <w:szCs w:val="28"/>
        </w:rPr>
      </w:pPr>
      <w:r w:rsidDel="00000000" w:rsidR="00000000" w:rsidRPr="00000000">
        <w:rPr>
          <w:sz w:val="28"/>
          <w:szCs w:val="28"/>
        </w:rPr>
        <w:drawing>
          <wp:inline distB="0" distT="0" distL="0" distR="0">
            <wp:extent cx="5486400" cy="4153535"/>
            <wp:effectExtent b="0" l="0" r="0" t="0"/>
            <wp:docPr id="213997306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86400" cy="41535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1689100</wp:posOffset>
                </wp:positionV>
                <wp:extent cx="1838325" cy="1838325"/>
                <wp:effectExtent b="0" l="0" r="0" t="0"/>
                <wp:wrapNone/>
                <wp:docPr id="2139973052" name=""/>
                <a:graphic>
                  <a:graphicData uri="http://schemas.microsoft.com/office/word/2010/wordprocessingShape">
                    <wps:wsp>
                      <wps:cNvSpPr/>
                      <wps:cNvPr id="3" name="Shape 3"/>
                      <wps:spPr>
                        <a:xfrm rot="-5400000">
                          <a:off x="4431600" y="2865600"/>
                          <a:ext cx="1828800" cy="1828800"/>
                        </a:xfrm>
                        <a:prstGeom prst="rect">
                          <a:avLst/>
                        </a:prstGeom>
                        <a:noFill/>
                        <a:ln>
                          <a:noFill/>
                        </a:ln>
                      </wps:spPr>
                      <wps:txbx>
                        <w:txbxContent>
                          <w:p w:rsidR="00000000" w:rsidDel="00000000" w:rsidP="00000000" w:rsidRDefault="00000000" w:rsidRPr="00000000">
                            <w:pPr>
                              <w:spacing w:after="200" w:before="120" w:line="264.0000057220459"/>
                              <w:ind w:left="1080" w:right="0" w:firstLine="1080"/>
                              <w:jc w:val="center"/>
                              <w:textDirection w:val="btLr"/>
                            </w:pPr>
                            <w:r w:rsidDel="00000000" w:rsidR="00000000" w:rsidRPr="00000000">
                              <w:rPr>
                                <w:rFonts w:ascii="Play" w:cs="Play" w:eastAsia="Play" w:hAnsi="Play"/>
                                <w:b w:val="0"/>
                                <w:i w:val="0"/>
                                <w:smallCaps w:val="0"/>
                                <w:strike w:val="0"/>
                                <w:color w:val="000000"/>
                                <w:sz w:val="36"/>
                                <w:vertAlign w:val="baseline"/>
                              </w:rPr>
                              <w:t xml:space="preserve">800 units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1689100</wp:posOffset>
                </wp:positionV>
                <wp:extent cx="1838325" cy="1838325"/>
                <wp:effectExtent b="0" l="0" r="0" t="0"/>
                <wp:wrapNone/>
                <wp:docPr id="2139973052"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47">
      <w:pPr>
        <w:ind w:left="1080" w:firstLine="0"/>
        <w:rPr>
          <w:sz w:val="28"/>
          <w:szCs w:val="28"/>
        </w:rPr>
      </w:pPr>
      <w:r w:rsidDel="00000000" w:rsidR="00000000" w:rsidRPr="00000000">
        <w:rPr>
          <w:rtl w:val="0"/>
        </w:rPr>
      </w:r>
    </w:p>
    <w:p w:rsidR="00000000" w:rsidDel="00000000" w:rsidP="00000000" w:rsidRDefault="00000000" w:rsidRPr="00000000" w14:paraId="00000048">
      <w:pPr>
        <w:ind w:left="1080" w:firstLine="0"/>
        <w:rPr>
          <w:rFonts w:ascii="Play" w:cs="Play" w:eastAsia="Play" w:hAnsi="Play"/>
          <w:color w:val="000000"/>
          <w:sz w:val="28"/>
          <w:szCs w:val="28"/>
        </w:rPr>
      </w:pPr>
      <w:r w:rsidDel="00000000" w:rsidR="00000000" w:rsidRPr="00000000">
        <w:rPr>
          <w:rFonts w:ascii="Play" w:cs="Play" w:eastAsia="Play" w:hAnsi="Play"/>
          <w:color w:val="000000"/>
          <w:sz w:val="28"/>
          <w:szCs w:val="28"/>
          <w:rtl w:val="0"/>
        </w:rPr>
        <w:t xml:space="preserve">In this particular game, we realise that its sufficient to track only the X-coordinates of the car and the obstacle. This is based on the fact that it is gaurenteed that there is ATMOST ONE obstacle in the screen at any given time.So it would be enough for our car to move once on seeing the obstacle.</w:t>
      </w:r>
    </w:p>
    <w:p w:rsidR="00000000" w:rsidDel="00000000" w:rsidP="00000000" w:rsidRDefault="00000000" w:rsidRPr="00000000" w14:paraId="00000049">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A">
      <w:pPr>
        <w:ind w:left="1080" w:firstLine="0"/>
        <w:rPr>
          <w:rFonts w:ascii="Play" w:cs="Play" w:eastAsia="Play" w:hAnsi="Play"/>
          <w:color w:val="000000"/>
          <w:sz w:val="28"/>
          <w:szCs w:val="28"/>
        </w:rPr>
      </w:pPr>
      <w:r w:rsidDel="00000000" w:rsidR="00000000" w:rsidRPr="00000000">
        <w:rPr>
          <w:rFonts w:ascii="Play" w:cs="Play" w:eastAsia="Play" w:hAnsi="Play"/>
          <w:color w:val="000000"/>
          <w:sz w:val="28"/>
          <w:szCs w:val="28"/>
          <w:rtl w:val="0"/>
        </w:rPr>
        <w:t xml:space="preserve">A simple way of reducing these X-coordinates further is to round them off to a multiple of 5 (here 5 is an arbitrary number,can choose any based on the move distance).</w:t>
      </w:r>
    </w:p>
    <w:p w:rsidR="00000000" w:rsidDel="00000000" w:rsidP="00000000" w:rsidRDefault="00000000" w:rsidRPr="00000000" w14:paraId="0000004B">
      <w:pPr>
        <w:ind w:left="1080" w:firstLine="0"/>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4C">
      <w:pPr>
        <w:ind w:left="1080" w:firstLine="0"/>
        <w:rPr>
          <w:rFonts w:ascii="Play" w:cs="Play" w:eastAsia="Play" w:hAnsi="Play"/>
          <w:color w:val="000000"/>
          <w:sz w:val="28"/>
          <w:szCs w:val="28"/>
        </w:rPr>
      </w:pPr>
      <w:r w:rsidDel="00000000" w:rsidR="00000000" w:rsidRPr="00000000">
        <w:rPr>
          <w:rFonts w:ascii="Play" w:cs="Play" w:eastAsia="Play" w:hAnsi="Play"/>
          <w:color w:val="000000"/>
          <w:sz w:val="28"/>
          <w:szCs w:val="28"/>
          <w:rtl w:val="0"/>
        </w:rPr>
        <w:t xml:space="preserve">Space Complexity Optimisation:</w:t>
      </w:r>
    </w:p>
    <w:p w:rsidR="00000000" w:rsidDel="00000000" w:rsidP="00000000" w:rsidRDefault="00000000" w:rsidRPr="00000000" w14:paraId="0000004D">
      <w:pPr>
        <w:ind w:left="1080" w:firstLine="0"/>
        <w:rPr>
          <w:rFonts w:ascii="Play" w:cs="Play" w:eastAsia="Play" w:hAnsi="Play"/>
          <w:color w:val="000000"/>
          <w:sz w:val="28"/>
          <w:szCs w:val="28"/>
        </w:rPr>
      </w:pPr>
      <w:r w:rsidDel="00000000" w:rsidR="00000000" w:rsidRPr="00000000">
        <w:rPr>
          <w:rFonts w:ascii="Play" w:cs="Play" w:eastAsia="Play" w:hAnsi="Play"/>
          <w:color w:val="000000"/>
          <w:sz w:val="40"/>
          <w:szCs w:val="40"/>
          <w:rtl w:val="0"/>
        </w:rPr>
        <w:t xml:space="preserve">O</w:t>
      </w:r>
      <w:r w:rsidDel="00000000" w:rsidR="00000000" w:rsidRPr="00000000">
        <w:rPr>
          <w:rFonts w:ascii="Play" w:cs="Play" w:eastAsia="Play" w:hAnsi="Play"/>
          <w:color w:val="000000"/>
          <w:sz w:val="28"/>
          <w:szCs w:val="28"/>
          <w:rtl w:val="0"/>
        </w:rPr>
        <w:t xml:space="preserve">(600*800*600*800) -&gt;  </w:t>
      </w:r>
      <w:r w:rsidDel="00000000" w:rsidR="00000000" w:rsidRPr="00000000">
        <w:rPr>
          <w:rFonts w:ascii="Play" w:cs="Play" w:eastAsia="Play" w:hAnsi="Play"/>
          <w:color w:val="000000"/>
          <w:sz w:val="36"/>
          <w:szCs w:val="36"/>
          <w:rtl w:val="0"/>
        </w:rPr>
        <w:t xml:space="preserve">O</w:t>
      </w:r>
      <w:r w:rsidDel="00000000" w:rsidR="00000000" w:rsidRPr="00000000">
        <w:rPr>
          <w:rFonts w:ascii="Play" w:cs="Play" w:eastAsia="Play" w:hAnsi="Play"/>
          <w:color w:val="000000"/>
          <w:sz w:val="28"/>
          <w:szCs w:val="28"/>
          <w:rtl w:val="0"/>
        </w:rPr>
        <w:t xml:space="preserve">(600*600) -&gt; </w:t>
      </w:r>
      <w:r w:rsidDel="00000000" w:rsidR="00000000" w:rsidRPr="00000000">
        <w:rPr>
          <w:rFonts w:ascii="Play" w:cs="Play" w:eastAsia="Play" w:hAnsi="Play"/>
          <w:color w:val="000000"/>
          <w:sz w:val="36"/>
          <w:szCs w:val="36"/>
          <w:rtl w:val="0"/>
        </w:rPr>
        <w:t xml:space="preserve">O</w:t>
      </w:r>
      <w:r w:rsidDel="00000000" w:rsidR="00000000" w:rsidRPr="00000000">
        <w:rPr>
          <w:rFonts w:ascii="Play" w:cs="Play" w:eastAsia="Play" w:hAnsi="Play"/>
          <w:color w:val="000000"/>
          <w:sz w:val="28"/>
          <w:szCs w:val="28"/>
          <w:rtl w:val="0"/>
        </w:rPr>
        <w:t xml:space="preserve">((600/5) * (600/5))</w:t>
      </w:r>
    </w:p>
    <w:p w:rsidR="00000000" w:rsidDel="00000000" w:rsidP="00000000" w:rsidRDefault="00000000" w:rsidRPr="00000000" w14:paraId="0000004E">
      <w:pPr>
        <w:ind w:left="1080" w:firstLine="0"/>
        <w:rPr>
          <w:rFonts w:ascii="Aptos" w:cs="Aptos" w:eastAsia="Aptos" w:hAnsi="Aptos"/>
          <w:color w:val="425ea9"/>
        </w:rPr>
      </w:pPr>
      <w:r w:rsidDel="00000000" w:rsidR="00000000" w:rsidRPr="00000000">
        <w:rPr>
          <w:rFonts w:ascii="Aptos" w:cs="Aptos" w:eastAsia="Aptos" w:hAnsi="Aptos"/>
          <w:color w:val="425ea9"/>
          <w:rtl w:val="0"/>
        </w:rPr>
        <w:t xml:space="preserve">(Continuos 4 size tuple) -&gt; (Continuos 2 size tuple) -&gt; (Discrete 2 size tuple)</w:t>
      </w:r>
    </w:p>
    <w:p w:rsidR="00000000" w:rsidDel="00000000" w:rsidP="00000000" w:rsidRDefault="00000000" w:rsidRPr="00000000" w14:paraId="0000004F">
      <w:pPr>
        <w:rPr>
          <w:rFonts w:ascii="Aptos" w:cs="Aptos" w:eastAsia="Aptos" w:hAnsi="Aptos"/>
          <w:color w:val="425ea9"/>
        </w:rPr>
      </w:pPr>
      <w:r w:rsidDel="00000000" w:rsidR="00000000" w:rsidRPr="00000000">
        <w:rPr>
          <w:rtl w:val="0"/>
        </w:rPr>
      </w:r>
    </w:p>
    <w:p w:rsidR="00000000" w:rsidDel="00000000" w:rsidP="00000000" w:rsidRDefault="00000000" w:rsidRPr="00000000" w14:paraId="00000050">
      <w:pPr>
        <w:ind w:left="1080" w:firstLine="0"/>
        <w:rPr>
          <w:rFonts w:ascii="Aptos" w:cs="Aptos" w:eastAsia="Aptos" w:hAnsi="Aptos"/>
          <w:color w:val="425ea9"/>
        </w:rPr>
      </w:pPr>
      <w:r w:rsidDel="00000000" w:rsidR="00000000" w:rsidRPr="00000000">
        <w:rPr>
          <w:rtl w:val="0"/>
        </w:rPr>
      </w:r>
    </w:p>
    <w:p w:rsidR="00000000" w:rsidDel="00000000" w:rsidP="00000000" w:rsidRDefault="00000000" w:rsidRPr="00000000" w14:paraId="00000051">
      <w:pPr>
        <w:ind w:left="1080" w:firstLine="0"/>
        <w:rPr>
          <w:sz w:val="28"/>
          <w:szCs w:val="28"/>
        </w:rPr>
      </w:pPr>
      <w:r w:rsidDel="00000000" w:rsidR="00000000" w:rsidRPr="00000000">
        <w:rPr>
          <w:sz w:val="28"/>
          <w:szCs w:val="28"/>
          <w:rtl w:val="0"/>
        </w:rPr>
        <w:t xml:space="preserve">Reduced State: (Car X-coordinate, Obstacle X-coordinate)</w:t>
      </w:r>
    </w:p>
    <w:p w:rsidR="00000000" w:rsidDel="00000000" w:rsidP="00000000" w:rsidRDefault="00000000" w:rsidRPr="00000000" w14:paraId="00000052">
      <w:pPr>
        <w:ind w:left="1080" w:firstLine="0"/>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Round off Co-ordinates for discretizing the state space</w:t>
      </w:r>
    </w:p>
    <w:p w:rsidR="00000000" w:rsidDel="00000000" w:rsidP="00000000" w:rsidRDefault="00000000" w:rsidRPr="00000000" w14:paraId="00000053">
      <w:pPr>
        <w:ind w:left="1080" w:firstLine="0"/>
        <w:rPr>
          <w:sz w:val="28"/>
          <w:szCs w:val="28"/>
        </w:rPr>
      </w:pPr>
      <w:r w:rsidDel="00000000" w:rsidR="00000000" w:rsidRPr="00000000">
        <w:rPr>
          <w:rtl w:val="0"/>
        </w:rPr>
      </w:r>
    </w:p>
    <w:p w:rsidR="00000000" w:rsidDel="00000000" w:rsidP="00000000" w:rsidRDefault="00000000" w:rsidRPr="00000000" w14:paraId="00000054">
      <w:pPr>
        <w:ind w:left="1080" w:firstLine="0"/>
        <w:rPr>
          <w:sz w:val="28"/>
          <w:szCs w:val="28"/>
        </w:rPr>
      </w:pPr>
      <w:r w:rsidDel="00000000" w:rsidR="00000000" w:rsidRPr="00000000">
        <w:rPr>
          <w:rtl w:val="0"/>
        </w:rPr>
      </w:r>
    </w:p>
    <w:p w:rsidR="00000000" w:rsidDel="00000000" w:rsidP="00000000" w:rsidRDefault="00000000" w:rsidRPr="00000000" w14:paraId="00000055">
      <w:pPr>
        <w:ind w:left="1080" w:firstLine="0"/>
        <w:rPr>
          <w:sz w:val="28"/>
          <w:szCs w:val="28"/>
        </w:rPr>
      </w:pPr>
      <w:r w:rsidDel="00000000" w:rsidR="00000000" w:rsidRPr="00000000">
        <w:rPr>
          <w:rtl w:val="0"/>
        </w:rPr>
      </w:r>
    </w:p>
    <w:p w:rsidR="00000000" w:rsidDel="00000000" w:rsidP="00000000" w:rsidRDefault="00000000" w:rsidRPr="00000000" w14:paraId="00000056">
      <w:pPr>
        <w:ind w:left="1080" w:firstLine="0"/>
        <w:rPr>
          <w:sz w:val="28"/>
          <w:szCs w:val="28"/>
        </w:rPr>
      </w:pPr>
      <w:r w:rsidDel="00000000" w:rsidR="00000000" w:rsidRPr="00000000">
        <w:rPr>
          <w:rtl w:val="0"/>
        </w:rPr>
      </w:r>
    </w:p>
    <w:p w:rsidR="00000000" w:rsidDel="00000000" w:rsidP="00000000" w:rsidRDefault="00000000" w:rsidRPr="00000000" w14:paraId="00000057">
      <w:pPr>
        <w:ind w:left="1080" w:firstLine="0"/>
        <w:rPr>
          <w:sz w:val="28"/>
          <w:szCs w:val="28"/>
        </w:rPr>
      </w:pPr>
      <w:r w:rsidDel="00000000" w:rsidR="00000000" w:rsidRPr="00000000">
        <w:rPr>
          <w:rtl w:val="0"/>
        </w:rPr>
      </w:r>
    </w:p>
    <w:p w:rsidR="00000000" w:rsidDel="00000000" w:rsidP="00000000" w:rsidRDefault="00000000" w:rsidRPr="00000000" w14:paraId="00000058">
      <w:pPr>
        <w:ind w:left="1080" w:firstLine="0"/>
        <w:rPr>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1440" w:right="0" w:firstLine="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1440" w:right="0" w:firstLine="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Q-Table</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Decide which transition is best at each state by choosing the transition with the maximum aggregate Reward value</w:t>
      </w:r>
    </w:p>
    <w:p w:rsidR="00000000" w:rsidDel="00000000" w:rsidP="00000000" w:rsidRDefault="00000000" w:rsidRPr="00000000" w14:paraId="0000005D">
      <w:pPr>
        <w:rPr>
          <w:sz w:val="28"/>
          <w:szCs w:val="28"/>
        </w:rPr>
      </w:pPr>
      <w:r w:rsidDel="00000000" w:rsidR="00000000" w:rsidRPr="00000000">
        <w:rPr>
          <w:sz w:val="28"/>
          <w:szCs w:val="28"/>
        </w:rPr>
        <w:drawing>
          <wp:inline distB="0" distT="0" distL="0" distR="0">
            <wp:extent cx="5486400" cy="1706245"/>
            <wp:effectExtent b="0" l="0" r="0" t="0"/>
            <wp:docPr id="213997306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86400" cy="1706245"/>
                    </a:xfrm>
                    <a:prstGeom prst="rect"/>
                    <a:ln/>
                  </pic:spPr>
                </pic:pic>
              </a:graphicData>
            </a:graphic>
          </wp:inline>
        </w:drawing>
      </w:r>
      <w:r w:rsidDel="00000000" w:rsidR="00000000" w:rsidRPr="00000000">
        <w:rPr>
          <w:sz w:val="28"/>
          <w:szCs w:val="28"/>
        </w:rPr>
        <w:drawing>
          <wp:inline distB="0" distT="0" distL="0" distR="0">
            <wp:extent cx="5201376" cy="3429479"/>
            <wp:effectExtent b="0" l="0" r="0" t="0"/>
            <wp:docPr id="213997306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01376"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b w:val="1"/>
        </w:rPr>
        <w:drawing>
          <wp:inline distB="0" distT="0" distL="0" distR="0">
            <wp:extent cx="5486400" cy="3750945"/>
            <wp:effectExtent b="0" l="0" r="0" t="0"/>
            <wp:docPr id="213997306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375094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Sample Q-Table values:</w:t>
      </w:r>
    </w:p>
    <w:p w:rsidR="00000000" w:rsidDel="00000000" w:rsidP="00000000" w:rsidRDefault="00000000" w:rsidRPr="00000000" w14:paraId="00000061">
      <w:pPr>
        <w:ind w:left="1080" w:firstLine="0"/>
        <w:rPr>
          <w:sz w:val="28"/>
          <w:szCs w:val="28"/>
        </w:rPr>
      </w:pPr>
      <w:r w:rsidDel="00000000" w:rsidR="00000000" w:rsidRPr="00000000">
        <w:rPr>
          <w:sz w:val="28"/>
          <w:szCs w:val="28"/>
        </w:rPr>
        <w:drawing>
          <wp:inline distB="0" distT="0" distL="0" distR="0">
            <wp:extent cx="5486400" cy="1583055"/>
            <wp:effectExtent b="0" l="0" r="0" t="0"/>
            <wp:docPr id="213997306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6400" cy="15830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720" w:right="0" w:firstLine="0"/>
        <w:jc w:val="left"/>
        <w:rPr>
          <w:rFonts w:ascii="Constantia" w:cs="Constantia" w:eastAsia="Constantia" w:hAnsi="Constantia"/>
          <w:b w:val="1"/>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2"/>
          <w:szCs w:val="22"/>
          <w:u w:val="none"/>
          <w:shd w:fill="auto" w:val="clear"/>
          <w:vertAlign w:val="baseline"/>
        </w:rPr>
        <w:drawing>
          <wp:inline distB="0" distT="0" distL="0" distR="0">
            <wp:extent cx="2400635" cy="609685"/>
            <wp:effectExtent b="0" l="0" r="0" t="0"/>
            <wp:docPr id="213997306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00635" cy="6096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144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2"/>
          <w:szCs w:val="22"/>
          <w:u w:val="none"/>
          <w:shd w:fill="auto" w:val="clear"/>
          <w:vertAlign w:val="baseline"/>
          <w:rtl w:val="0"/>
        </w:rPr>
        <w:t xml:space="preserve">Choose action with maximum reward</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568440" cy="464820"/>
            <wp:effectExtent b="0" l="0" r="0" t="0"/>
            <wp:wrapTopAndBottom distB="0" distT="0"/>
            <wp:docPr id="213997305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568440" cy="464820"/>
                    </a:xfrm>
                    <a:prstGeom prst="rect"/>
                    <a:ln/>
                  </pic:spPr>
                </pic:pic>
              </a:graphicData>
            </a:graphic>
          </wp:anchor>
        </w:draw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720" w:right="0" w:firstLine="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numPr>
          <w:ilvl w:val="0"/>
          <w:numId w:val="3"/>
        </w:numPr>
        <w:ind w:left="502" w:hanging="360"/>
        <w:rPr>
          <w:b w:val="1"/>
          <w:sz w:val="36"/>
          <w:szCs w:val="36"/>
        </w:rPr>
      </w:pPr>
      <w:r w:rsidDel="00000000" w:rsidR="00000000" w:rsidRPr="00000000">
        <w:rPr>
          <w:b w:val="1"/>
          <w:sz w:val="36"/>
          <w:szCs w:val="36"/>
          <w:rtl w:val="0"/>
        </w:rPr>
        <w:t xml:space="preserve">TRAINING THE AGENT</w:t>
      </w:r>
    </w:p>
    <w:p w:rsidR="00000000" w:rsidDel="00000000" w:rsidP="00000000" w:rsidRDefault="00000000" w:rsidRPr="00000000" w14:paraId="0000006B">
      <w:pPr>
        <w:ind w:left="1080" w:firstLine="360"/>
        <w:rPr>
          <w:color w:val="f272af"/>
          <w:sz w:val="24"/>
          <w:szCs w:val="24"/>
        </w:rPr>
      </w:pPr>
      <w:r w:rsidDel="00000000" w:rsidR="00000000" w:rsidRPr="00000000">
        <w:rPr>
          <w:color w:val="f272af"/>
          <w:sz w:val="24"/>
          <w:szCs w:val="24"/>
          <w:rtl w:val="0"/>
        </w:rPr>
        <w:t xml:space="preserve">Till desired performance and convergence of the Q-table values</w:t>
      </w:r>
      <w:r w:rsidDel="00000000" w:rsidR="00000000" w:rsidRPr="00000000">
        <w:drawing>
          <wp:anchor allowOverlap="1" behindDoc="0" distB="0" distT="0" distL="114300" distR="114300" hidden="0" layoutInCell="1" locked="0" relativeHeight="0" simplePos="0">
            <wp:simplePos x="0" y="0"/>
            <wp:positionH relativeFrom="column">
              <wp:posOffset>-392429</wp:posOffset>
            </wp:positionH>
            <wp:positionV relativeFrom="paragraph">
              <wp:posOffset>373380</wp:posOffset>
            </wp:positionV>
            <wp:extent cx="6443345" cy="2775585"/>
            <wp:effectExtent b="0" l="0" r="0" t="0"/>
            <wp:wrapTopAndBottom distB="0" distT="0"/>
            <wp:docPr id="213997305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443345" cy="2775585"/>
                    </a:xfrm>
                    <a:prstGeom prst="rect"/>
                    <a:ln/>
                  </pic:spPr>
                </pic:pic>
              </a:graphicData>
            </a:graphic>
          </wp:anchor>
        </w:drawing>
      </w:r>
    </w:p>
    <w:p w:rsidR="00000000" w:rsidDel="00000000" w:rsidP="00000000" w:rsidRDefault="00000000" w:rsidRPr="00000000" w14:paraId="0000006C">
      <w:pPr>
        <w:ind w:left="1080" w:firstLine="360"/>
        <w:rPr>
          <w:color w:val="f272af"/>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In order to store the trained values, the pickle module is used.</w:t>
      </w:r>
    </w:p>
    <w:p w:rsidR="00000000" w:rsidDel="00000000" w:rsidP="00000000" w:rsidRDefault="00000000" w:rsidRPr="00000000" w14:paraId="0000006E">
      <w:pPr>
        <w:rPr>
          <w:color w:val="00a0b8"/>
          <w:sz w:val="56"/>
          <w:szCs w:val="56"/>
        </w:rPr>
      </w:pPr>
      <w:r w:rsidDel="00000000" w:rsidR="00000000" w:rsidRPr="00000000">
        <w:rPr>
          <w:color w:val="00a0b8"/>
          <w:sz w:val="56"/>
          <w:szCs w:val="56"/>
        </w:rPr>
        <w:drawing>
          <wp:inline distB="0" distT="0" distL="0" distR="0">
            <wp:extent cx="1524213" cy="390580"/>
            <wp:effectExtent b="0" l="0" r="0" t="0"/>
            <wp:docPr id="213997307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24213" cy="3905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pickle module allows us to store the Q-table in binary format.The agent first loads this previously trained data into a local variable Q (its own Q-table). Then updates the values in its local Q-table. After the user quits the game, this newly update Q-table will be used to overwrite the contents of the pickle file again. </w:t>
      </w:r>
      <w:r w:rsidDel="00000000" w:rsidR="00000000" w:rsidRPr="00000000">
        <w:rPr/>
        <w:drawing>
          <wp:inline distB="0" distT="0" distL="0" distR="0">
            <wp:extent cx="5486400" cy="4625975"/>
            <wp:effectExtent b="0" l="0" r="0" t="0"/>
            <wp:docPr id="213997307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86400" cy="4625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color w:val="00a0b8"/>
          <w:sz w:val="56"/>
          <w:szCs w:val="56"/>
        </w:rPr>
      </w:pPr>
      <w:r w:rsidDel="00000000" w:rsidR="00000000" w:rsidRPr="00000000">
        <w:rPr/>
        <w:drawing>
          <wp:inline distB="0" distT="0" distL="0" distR="0">
            <wp:extent cx="3848637" cy="1371791"/>
            <wp:effectExtent b="0" l="0" r="0" t="0"/>
            <wp:docPr id="213997307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848637" cy="137179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color w:val="af0f5b"/>
          <w:sz w:val="56"/>
          <w:szCs w:val="56"/>
          <w:u w:val="single"/>
        </w:rPr>
      </w:pPr>
      <w:r w:rsidDel="00000000" w:rsidR="00000000" w:rsidRPr="00000000">
        <w:rPr>
          <w:b w:val="1"/>
          <w:color w:val="af0f5b"/>
          <w:sz w:val="56"/>
          <w:szCs w:val="56"/>
          <w:u w:val="single"/>
          <w:rtl w:val="0"/>
        </w:rPr>
        <w:t xml:space="preserve">OUTPUT VIDEO:</w:t>
      </w:r>
    </w:p>
    <w:p w:rsidR="00000000" w:rsidDel="00000000" w:rsidP="00000000" w:rsidRDefault="00000000" w:rsidRPr="00000000" w14:paraId="00000077">
      <w:pPr>
        <w:rPr>
          <w:b w:val="1"/>
          <w:color w:val="00b0f0"/>
          <w:sz w:val="32"/>
          <w:szCs w:val="32"/>
          <w:u w:val="single"/>
        </w:rPr>
      </w:pPr>
      <w:hyperlink r:id="rId28">
        <w:r w:rsidDel="00000000" w:rsidR="00000000" w:rsidRPr="00000000">
          <w:rPr>
            <w:b w:val="1"/>
            <w:color w:val="835e00"/>
            <w:sz w:val="32"/>
            <w:szCs w:val="32"/>
            <w:u w:val="single"/>
            <w:rtl w:val="0"/>
          </w:rPr>
          <w:t xml:space="preserve">https://drive.google.com/file/d/1c-fUdxlWKuE8y0sSpas5Da3q6C6iuuek/view?usp=sharing</w:t>
        </w:r>
      </w:hyperlink>
      <w:r w:rsidDel="00000000" w:rsidR="00000000" w:rsidRPr="00000000">
        <w:rPr>
          <w:rtl w:val="0"/>
        </w:rPr>
      </w:r>
    </w:p>
    <w:p w:rsidR="00000000" w:rsidDel="00000000" w:rsidP="00000000" w:rsidRDefault="00000000" w:rsidRPr="00000000" w14:paraId="00000078">
      <w:pPr>
        <w:rPr>
          <w:color w:val="000000"/>
          <w:sz w:val="24"/>
          <w:szCs w:val="24"/>
        </w:rPr>
      </w:pPr>
      <w:r w:rsidDel="00000000" w:rsidR="00000000" w:rsidRPr="00000000">
        <w:rPr>
          <w:color w:val="000000"/>
          <w:sz w:val="24"/>
          <w:szCs w:val="24"/>
          <w:rtl w:val="0"/>
        </w:rPr>
        <w:t xml:space="preserve">Ctrl +Click on the above link to see the output video.</w:t>
      </w:r>
    </w:p>
    <w:p w:rsidR="00000000" w:rsidDel="00000000" w:rsidP="00000000" w:rsidRDefault="00000000" w:rsidRPr="00000000" w14:paraId="00000079">
      <w:pPr>
        <w:rPr>
          <w:color w:val="000000"/>
          <w:sz w:val="24"/>
          <w:szCs w:val="24"/>
        </w:rPr>
      </w:pPr>
      <w:r w:rsidDel="00000000" w:rsidR="00000000" w:rsidRPr="00000000">
        <w:rPr>
          <w:rtl w:val="0"/>
        </w:rPr>
      </w:r>
    </w:p>
    <w:p w:rsidR="00000000" w:rsidDel="00000000" w:rsidP="00000000" w:rsidRDefault="00000000" w:rsidRPr="00000000" w14:paraId="0000007A">
      <w:pPr>
        <w:rPr>
          <w:color w:val="000000"/>
          <w:sz w:val="24"/>
          <w:szCs w:val="24"/>
        </w:rPr>
      </w:pPr>
      <w:r w:rsidDel="00000000" w:rsidR="00000000" w:rsidRPr="00000000">
        <w:rPr>
          <w:rtl w:val="0"/>
        </w:rPr>
      </w:r>
    </w:p>
    <w:p w:rsidR="00000000" w:rsidDel="00000000" w:rsidP="00000000" w:rsidRDefault="00000000" w:rsidRPr="00000000" w14:paraId="0000007B">
      <w:pPr>
        <w:rPr>
          <w:b w:val="1"/>
          <w:color w:val="af0f5b"/>
          <w:sz w:val="56"/>
          <w:szCs w:val="56"/>
          <w:u w:val="single"/>
        </w:rPr>
      </w:pPr>
      <w:r w:rsidDel="00000000" w:rsidR="00000000" w:rsidRPr="00000000">
        <w:rPr>
          <w:b w:val="1"/>
          <w:color w:val="af0f5b"/>
          <w:sz w:val="56"/>
          <w:szCs w:val="56"/>
          <w:u w:val="single"/>
          <w:rtl w:val="0"/>
        </w:rPr>
        <w:t xml:space="preserve">CODE FOLDER:</w:t>
      </w:r>
    </w:p>
    <w:p w:rsidR="00000000" w:rsidDel="00000000" w:rsidP="00000000" w:rsidRDefault="00000000" w:rsidRPr="00000000" w14:paraId="0000007C">
      <w:pPr>
        <w:rPr>
          <w:b w:val="1"/>
          <w:color w:val="0081a4"/>
          <w:sz w:val="32"/>
          <w:szCs w:val="32"/>
          <w:u w:val="single"/>
        </w:rPr>
      </w:pPr>
      <w:hyperlink r:id="rId29">
        <w:r w:rsidDel="00000000" w:rsidR="00000000" w:rsidRPr="00000000">
          <w:rPr>
            <w:b w:val="1"/>
            <w:color w:val="0081a4"/>
            <w:sz w:val="32"/>
            <w:szCs w:val="32"/>
            <w:u w:val="single"/>
            <w:rtl w:val="0"/>
          </w:rPr>
          <w:t xml:space="preserve">https://drive.google.com/drive/folders/1i0BdQJFJxiLJ7dfxzmTkyLU_uv6TKLAI?usp=sharing</w:t>
        </w:r>
      </w:hyperlink>
      <w:r w:rsidDel="00000000" w:rsidR="00000000" w:rsidRPr="00000000">
        <w:rPr>
          <w:rtl w:val="0"/>
        </w:rPr>
      </w:r>
    </w:p>
    <w:p w:rsidR="00000000" w:rsidDel="00000000" w:rsidP="00000000" w:rsidRDefault="00000000" w:rsidRPr="00000000" w14:paraId="0000007D">
      <w:pPr>
        <w:rPr>
          <w:color w:val="000000"/>
          <w:sz w:val="24"/>
          <w:szCs w:val="24"/>
        </w:rPr>
      </w:pPr>
      <w:r w:rsidDel="00000000" w:rsidR="00000000" w:rsidRPr="00000000">
        <w:rPr>
          <w:color w:val="000000"/>
          <w:sz w:val="24"/>
          <w:szCs w:val="24"/>
          <w:rtl w:val="0"/>
        </w:rPr>
        <w:t xml:space="preserve">Ctrl +Click on the above link to see the code folder via google drive.</w:t>
      </w:r>
    </w:p>
    <w:p w:rsidR="00000000" w:rsidDel="00000000" w:rsidP="00000000" w:rsidRDefault="00000000" w:rsidRPr="00000000" w14:paraId="0000007E">
      <w:pPr>
        <w:rPr>
          <w:color w:val="000000"/>
          <w:sz w:val="24"/>
          <w:szCs w:val="24"/>
        </w:rPr>
      </w:pPr>
      <w:r w:rsidDel="00000000" w:rsidR="00000000" w:rsidRPr="00000000">
        <w:rPr>
          <w:rtl w:val="0"/>
        </w:rPr>
      </w:r>
    </w:p>
    <w:p w:rsidR="00000000" w:rsidDel="00000000" w:rsidP="00000000" w:rsidRDefault="00000000" w:rsidRPr="00000000" w14:paraId="0000007F">
      <w:pPr>
        <w:rPr>
          <w:b w:val="1"/>
          <w:color w:val="af0f5b"/>
          <w:sz w:val="56"/>
          <w:szCs w:val="56"/>
          <w:u w:val="single"/>
        </w:rPr>
      </w:pPr>
      <w:r w:rsidDel="00000000" w:rsidR="00000000" w:rsidRPr="00000000">
        <w:rPr>
          <w:b w:val="1"/>
          <w:color w:val="af0f5b"/>
          <w:sz w:val="56"/>
          <w:szCs w:val="56"/>
          <w:u w:val="single"/>
          <w:rtl w:val="0"/>
        </w:rPr>
        <w:t xml:space="preserve">PPT LINK:</w:t>
      </w:r>
    </w:p>
    <w:p w:rsidR="00000000" w:rsidDel="00000000" w:rsidP="00000000" w:rsidRDefault="00000000" w:rsidRPr="00000000" w14:paraId="00000080">
      <w:pPr>
        <w:rPr>
          <w:b w:val="1"/>
          <w:color w:val="0081a4"/>
          <w:sz w:val="32"/>
          <w:szCs w:val="32"/>
          <w:u w:val="single"/>
        </w:rPr>
      </w:pPr>
      <w:hyperlink r:id="rId30">
        <w:r w:rsidDel="00000000" w:rsidR="00000000" w:rsidRPr="00000000">
          <w:rPr>
            <w:b w:val="1"/>
            <w:color w:val="0081a4"/>
            <w:sz w:val="32"/>
            <w:szCs w:val="32"/>
            <w:u w:val="single"/>
            <w:rtl w:val="0"/>
          </w:rPr>
          <w:t xml:space="preserve">https://docs.google.com/presentation/d/1VQVlzQWHRg8Q38L9NTMyoGN7nodlsOdP/edit?usp=sharing&amp;ouid=105604431366413362641&amp;rtpof=true&amp;sd=true</w:t>
        </w:r>
      </w:hyperlink>
      <w:r w:rsidDel="00000000" w:rsidR="00000000" w:rsidRPr="00000000">
        <w:rPr>
          <w:rtl w:val="0"/>
        </w:rPr>
      </w:r>
    </w:p>
    <w:p w:rsidR="00000000" w:rsidDel="00000000" w:rsidP="00000000" w:rsidRDefault="00000000" w:rsidRPr="00000000" w14:paraId="00000081">
      <w:pPr>
        <w:rPr>
          <w:color w:val="000000"/>
          <w:sz w:val="24"/>
          <w:szCs w:val="24"/>
        </w:rPr>
      </w:pPr>
      <w:r w:rsidDel="00000000" w:rsidR="00000000" w:rsidRPr="00000000">
        <w:rPr>
          <w:color w:val="000000"/>
          <w:sz w:val="24"/>
          <w:szCs w:val="24"/>
          <w:rtl w:val="0"/>
        </w:rPr>
        <w:t xml:space="preserve">Ctrl +Click on the above link to see the power point presentation via google drive.</w:t>
      </w:r>
    </w:p>
    <w:p w:rsidR="00000000" w:rsidDel="00000000" w:rsidP="00000000" w:rsidRDefault="00000000" w:rsidRPr="00000000" w14:paraId="00000082">
      <w:pPr>
        <w:rPr>
          <w:color w:val="000000"/>
          <w:sz w:val="24"/>
          <w:szCs w:val="24"/>
        </w:rPr>
      </w:pPr>
      <w:r w:rsidDel="00000000" w:rsidR="00000000" w:rsidRPr="00000000">
        <w:rPr>
          <w:rtl w:val="0"/>
        </w:rPr>
      </w:r>
    </w:p>
    <w:p w:rsidR="00000000" w:rsidDel="00000000" w:rsidP="00000000" w:rsidRDefault="00000000" w:rsidRPr="00000000" w14:paraId="00000083">
      <w:pPr>
        <w:rPr>
          <w:color w:val="000000"/>
          <w:sz w:val="24"/>
          <w:szCs w:val="24"/>
        </w:rPr>
      </w:pPr>
      <w:r w:rsidDel="00000000" w:rsidR="00000000" w:rsidRPr="00000000">
        <w:rPr>
          <w:rtl w:val="0"/>
        </w:rPr>
      </w:r>
    </w:p>
    <w:p w:rsidR="00000000" w:rsidDel="00000000" w:rsidP="00000000" w:rsidRDefault="00000000" w:rsidRPr="00000000" w14:paraId="00000084">
      <w:pPr>
        <w:rPr>
          <w:color w:val="000000"/>
          <w:sz w:val="24"/>
          <w:szCs w:val="24"/>
        </w:rPr>
      </w:pPr>
      <w:r w:rsidDel="00000000" w:rsidR="00000000" w:rsidRPr="00000000">
        <w:rPr>
          <w:rtl w:val="0"/>
        </w:rPr>
      </w:r>
    </w:p>
    <w:p w:rsidR="00000000" w:rsidDel="00000000" w:rsidP="00000000" w:rsidRDefault="00000000" w:rsidRPr="00000000" w14:paraId="00000085">
      <w:pPr>
        <w:rPr>
          <w:color w:val="000000"/>
          <w:sz w:val="24"/>
          <w:szCs w:val="24"/>
        </w:rPr>
      </w:pPr>
      <w:r w:rsidDel="00000000" w:rsidR="00000000" w:rsidRPr="00000000">
        <w:rPr>
          <w:rtl w:val="0"/>
        </w:rPr>
      </w:r>
    </w:p>
    <w:sectPr>
      <w:footerReference r:id="rId31"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Play">
    <w:embedRegular w:fontKey="{00000000-0000-0000-0000-000000000000}" r:id="rId1" w:subsetted="0"/>
    <w:embedBold w:fontKey="{00000000-0000-0000-0000-000000000000}" r:id="rId2" w:subsetted="0"/>
  </w:font>
  <w:font w:name="Aptos"/>
  <w:font w:name="Constanti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ptos Narrow"/>
  <w:font w:name="Noto Sans Symbols">
    <w:embedRegular w:fontKey="{00000000-0000-0000-0000-000000000000}" r:id="rId7" w:subsetted="0"/>
    <w:embedBold w:fontKey="{00000000-0000-0000-0000-000000000000}" r:id="rId8" w:subsetted="0"/>
  </w:font>
  <w:font w:name="Söh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502" w:hanging="360"/>
      </w:pPr>
      <w:rPr>
        <w:color w:val="003f75"/>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BF7BC6"/>
  </w:style>
  <w:style w:type="paragraph" w:styleId="Heading1">
    <w:name w:val="heading 1"/>
    <w:basedOn w:val="Normal"/>
    <w:next w:val="Normal"/>
    <w:link w:val="Heading1Ch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Heading2">
    <w:name w:val="heading 2"/>
    <w:basedOn w:val="Normal"/>
    <w:next w:val="Normal"/>
    <w:link w:val="Heading2Ch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Heading3">
    <w:name w:val="heading 3"/>
    <w:basedOn w:val="Normal"/>
    <w:next w:val="Normal"/>
    <w:link w:val="Heading3Char"/>
    <w:uiPriority w:val="9"/>
    <w:semiHidden w:val="1"/>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Heading6">
    <w:name w:val="heading 6"/>
    <w:basedOn w:val="Normal"/>
    <w:next w:val="Normal"/>
    <w:link w:val="Heading6Ch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Heading7">
    <w:name w:val="heading 7"/>
    <w:basedOn w:val="Normal"/>
    <w:next w:val="Normal"/>
    <w:link w:val="Heading7Ch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Heading8">
    <w:name w:val="heading 8"/>
    <w:basedOn w:val="Normal"/>
    <w:next w:val="Normal"/>
    <w:link w:val="Heading8Ch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33D0D"/>
    <w:rPr>
      <w:rFonts w:asciiTheme="majorHAnsi" w:cstheme="majorBidi" w:eastAsiaTheme="majorEastAsia" w:hAnsiTheme="majorHAnsi"/>
      <w:color w:val="007789" w:themeColor="accent1" w:themeShade="0000BF"/>
      <w:sz w:val="32"/>
    </w:rPr>
  </w:style>
  <w:style w:type="character" w:styleId="Heading2Char" w:customStyle="1">
    <w:name w:val="Heading 2 Char"/>
    <w:basedOn w:val="DefaultParagraphFont"/>
    <w:link w:val="Heading2"/>
    <w:uiPriority w:val="9"/>
    <w:rsid w:val="00333D0D"/>
    <w:rPr>
      <w:rFonts w:asciiTheme="majorHAnsi" w:cstheme="majorBidi" w:eastAsiaTheme="majorEastAsia" w:hAnsiTheme="majorHAnsi"/>
      <w:caps w:val="1"/>
      <w:color w:val="007789" w:themeColor="accent1" w:themeShade="0000BF"/>
      <w:sz w:val="24"/>
    </w:rPr>
  </w:style>
  <w:style w:type="paragraph" w:styleId="ContactInfo" w:customStyle="1">
    <w:name w:val="Contact Info"/>
    <w:basedOn w:val="Normal"/>
    <w:uiPriority w:val="4"/>
    <w:qFormat w:val="1"/>
    <w:rsid w:val="00C6554A"/>
    <w:pPr>
      <w:spacing w:after="0" w:before="0"/>
      <w:jc w:val="center"/>
    </w:pPr>
  </w:style>
  <w:style w:type="paragraph" w:styleId="ListBullet">
    <w:name w:val="List Bullet"/>
    <w:basedOn w:val="Normal"/>
    <w:uiPriority w:val="10"/>
    <w:unhideWhenUsed w:val="1"/>
    <w:qFormat w:val="1"/>
    <w:rsid w:val="00C6554A"/>
    <w:pPr>
      <w:numPr>
        <w:numId w:val="4"/>
      </w:numPr>
    </w:pPr>
  </w:style>
  <w:style w:type="paragraph" w:styleId="Title">
    <w:name w:val="Title"/>
    <w:basedOn w:val="Normal"/>
    <w:link w:val="TitleChar"/>
    <w:uiPriority w:val="2"/>
    <w:unhideWhenUsed w:val="1"/>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itleChar" w:customStyle="1">
    <w:name w:val="Title Char"/>
    <w:basedOn w:val="DefaultParagraphFont"/>
    <w:link w:val="Title"/>
    <w:uiPriority w:val="2"/>
    <w:rsid w:val="00333D0D"/>
    <w:rPr>
      <w:rFonts w:asciiTheme="majorHAnsi" w:cstheme="majorBidi" w:eastAsiaTheme="majorEastAsia" w:hAnsiTheme="majorHAnsi"/>
      <w:color w:val="007789" w:themeColor="accent1" w:themeShade="0000BF"/>
      <w:kern w:val="28"/>
      <w:sz w:val="60"/>
    </w:rPr>
  </w:style>
  <w:style w:type="paragraph" w:styleId="Subtitle">
    <w:name w:val="Subtitle"/>
    <w:basedOn w:val="Normal"/>
    <w:link w:val="SubtitleChar"/>
    <w:uiPriority w:val="3"/>
    <w:unhideWhenUsed w:val="1"/>
    <w:qFormat w:val="1"/>
    <w:rsid w:val="00333D0D"/>
    <w:pPr>
      <w:numPr>
        <w:ilvl w:val="1"/>
      </w:numPr>
      <w:spacing w:after="480" w:before="0"/>
      <w:contextualSpacing w:val="1"/>
      <w:jc w:val="center"/>
    </w:pPr>
    <w:rPr>
      <w:rFonts w:asciiTheme="majorHAnsi" w:cstheme="majorBidi" w:eastAsiaTheme="majorEastAsia" w:hAnsiTheme="majorHAnsi"/>
      <w:caps w:val="1"/>
      <w:sz w:val="26"/>
    </w:rPr>
  </w:style>
  <w:style w:type="character" w:styleId="SubtitleChar" w:customStyle="1">
    <w:name w:val="Subtitle Char"/>
    <w:basedOn w:val="DefaultParagraphFont"/>
    <w:link w:val="Subtitle"/>
    <w:uiPriority w:val="3"/>
    <w:rsid w:val="00333D0D"/>
    <w:rPr>
      <w:rFonts w:asciiTheme="majorHAnsi" w:cstheme="majorBidi" w:eastAsiaTheme="majorEastAsia" w:hAnsiTheme="majorHAnsi"/>
      <w:caps w:val="1"/>
      <w:sz w:val="26"/>
    </w:rPr>
  </w:style>
  <w:style w:type="paragraph" w:styleId="Footer">
    <w:name w:val="footer"/>
    <w:basedOn w:val="Normal"/>
    <w:link w:val="FooterChar"/>
    <w:uiPriority w:val="99"/>
    <w:unhideWhenUsed w:val="1"/>
    <w:rsid w:val="00C6554A"/>
    <w:pPr>
      <w:spacing w:after="0" w:before="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Header">
    <w:name w:val="header"/>
    <w:basedOn w:val="Normal"/>
    <w:link w:val="HeaderChar"/>
    <w:uiPriority w:val="99"/>
    <w:unhideWhenUsed w:val="1"/>
    <w:rsid w:val="00C6554A"/>
    <w:pPr>
      <w:spacing w:after="0" w:before="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qFormat w:val="1"/>
    <w:rsid w:val="00C6554A"/>
    <w:pPr>
      <w:numPr>
        <w:numId w:val="3"/>
      </w:numPr>
      <w:contextualSpacing w:val="1"/>
    </w:pPr>
  </w:style>
  <w:style w:type="character" w:styleId="Heading3Char" w:customStyle="1">
    <w:name w:val="Heading 3 Char"/>
    <w:basedOn w:val="DefaultParagraphFont"/>
    <w:link w:val="Heading3"/>
    <w:uiPriority w:val="9"/>
    <w:semiHidden w:val="1"/>
    <w:rsid w:val="00C6554A"/>
    <w:rPr>
      <w:rFonts w:asciiTheme="majorHAnsi" w:cstheme="majorBidi" w:eastAsiaTheme="majorEastAsia" w:hAnsiTheme="majorHAnsi"/>
      <w:color w:val="004f5b" w:themeColor="accent1" w:themeShade="00007F"/>
      <w:sz w:val="24"/>
      <w:szCs w:val="24"/>
    </w:rPr>
  </w:style>
  <w:style w:type="character" w:styleId="Heading8Char" w:customStyle="1">
    <w:name w:val="Heading 8 Char"/>
    <w:basedOn w:val="DefaultParagraphFont"/>
    <w:link w:val="Heading8"/>
    <w:uiPriority w:val="9"/>
    <w:semiHidden w:val="1"/>
    <w:rsid w:val="00C6554A"/>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IntenseEmphasis">
    <w:name w:val="Intense Emphasis"/>
    <w:basedOn w:val="DefaultParagraphFont"/>
    <w:uiPriority w:val="21"/>
    <w:semiHidden w:val="1"/>
    <w:unhideWhenUsed w:val="1"/>
    <w:qFormat w:val="1"/>
    <w:rsid w:val="00C6554A"/>
    <w:rPr>
      <w:i w:val="1"/>
      <w:iCs w:val="1"/>
      <w:color w:val="007789" w:themeColor="accent1" w:themeShade="0000BF"/>
    </w:rPr>
  </w:style>
  <w:style w:type="paragraph" w:styleId="IntenseQuote">
    <w:name w:val="Intense Quote"/>
    <w:basedOn w:val="Normal"/>
    <w:next w:val="Normal"/>
    <w:link w:val="IntenseQuoteCh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IntenseQuoteChar" w:customStyle="1">
    <w:name w:val="Intense Quote Char"/>
    <w:basedOn w:val="DefaultParagraphFont"/>
    <w:link w:val="IntenseQuote"/>
    <w:uiPriority w:val="30"/>
    <w:semiHidden w:val="1"/>
    <w:rsid w:val="00C6554A"/>
    <w:rPr>
      <w:i w:val="1"/>
      <w:iCs w:val="1"/>
      <w:color w:val="007789" w:themeColor="accent1" w:themeShade="0000BF"/>
    </w:rPr>
  </w:style>
  <w:style w:type="character" w:styleId="IntenseReference">
    <w:name w:val="Intense Reference"/>
    <w:basedOn w:val="DefaultParagraphFont"/>
    <w:uiPriority w:val="32"/>
    <w:semiHidden w:val="1"/>
    <w:unhideWhenUsed w:val="1"/>
    <w:qFormat w:val="1"/>
    <w:rsid w:val="00C6554A"/>
    <w:rPr>
      <w:b w:val="1"/>
      <w:bCs w:val="1"/>
      <w:caps w:val="0"/>
      <w:smallCaps w:val="1"/>
      <w:color w:val="007789" w:themeColor="accent1" w:themeShade="0000BF"/>
      <w:spacing w:val="5"/>
    </w:rPr>
  </w:style>
  <w:style w:type="paragraph" w:styleId="Caption">
    <w:name w:val="caption"/>
    <w:basedOn w:val="Normal"/>
    <w:next w:val="Normal"/>
    <w:uiPriority w:val="35"/>
    <w:semiHidden w:val="1"/>
    <w:unhideWhenUsed w:val="1"/>
    <w:qFormat w:val="1"/>
    <w:rsid w:val="00C6554A"/>
    <w:pPr>
      <w:spacing w:before="0" w:line="240" w:lineRule="auto"/>
    </w:pPr>
    <w:rPr>
      <w:i w:val="1"/>
      <w:iCs w:val="1"/>
      <w:color w:val="4e5b6f" w:themeColor="text2"/>
      <w:szCs w:val="18"/>
    </w:rPr>
  </w:style>
  <w:style w:type="paragraph" w:styleId="BalloonText">
    <w:name w:val="Balloon Text"/>
    <w:basedOn w:val="Normal"/>
    <w:link w:val="BalloonTextChar"/>
    <w:uiPriority w:val="99"/>
    <w:semiHidden w:val="1"/>
    <w:unhideWhenUsed w:val="1"/>
    <w:rsid w:val="00C6554A"/>
    <w:pPr>
      <w:spacing w:after="0" w:before="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2554CD"/>
    <w:rPr>
      <w:rFonts w:asciiTheme="majorHAnsi" w:cstheme="majorBidi" w:eastAsiaTheme="majorEastAsia" w:hAnsiTheme="majorHAnsi"/>
      <w:i w:val="1"/>
      <w:iCs w:val="1"/>
      <w:color w:val="004f5b" w:themeColor="accent1" w:themeShade="00007F"/>
    </w:rPr>
  </w:style>
  <w:style w:type="character" w:styleId="Heading6Char" w:customStyle="1">
    <w:name w:val="Heading 6 Char"/>
    <w:basedOn w:val="DefaultParagraphFont"/>
    <w:link w:val="Heading6"/>
    <w:uiPriority w:val="9"/>
    <w:semiHidden w:val="1"/>
    <w:rsid w:val="002554CD"/>
    <w:rPr>
      <w:rFonts w:asciiTheme="majorHAnsi" w:cstheme="majorBidi" w:eastAsiaTheme="majorEastAsia" w:hAnsiTheme="majorHAnsi"/>
      <w:color w:val="004f5b" w:themeColor="accent1" w:themeShade="00007F"/>
    </w:rPr>
  </w:style>
  <w:style w:type="character" w:styleId="UnresolvedMention">
    <w:name w:val="Unresolved Mention"/>
    <w:basedOn w:val="DefaultParagraphFont"/>
    <w:uiPriority w:val="99"/>
    <w:semiHidden w:val="1"/>
    <w:unhideWhenUsed w:val="1"/>
    <w:rsid w:val="00CB4F24"/>
    <w:rPr>
      <w:color w:val="605e5c"/>
      <w:shd w:color="auto" w:fill="e1dfdd" w:val="clear"/>
    </w:rPr>
  </w:style>
  <w:style w:type="paragraph" w:styleId="NormalWeb">
    <w:name w:val="Normal (Web)"/>
    <w:basedOn w:val="Normal"/>
    <w:uiPriority w:val="99"/>
    <w:semiHidden w:val="1"/>
    <w:unhideWhenUsed w:val="1"/>
    <w:rsid w:val="00B814AA"/>
    <w:pPr>
      <w:spacing w:after="100" w:afterAutospacing="1" w:before="100" w:beforeAutospacing="1" w:line="240" w:lineRule="auto"/>
    </w:pPr>
    <w:rPr>
      <w:rFonts w:ascii="Times New Roman" w:cs="Times New Roman" w:eastAsia="Times New Roman" w:hAnsi="Times New Roman"/>
      <w:color w:val="auto"/>
      <w:sz w:val="24"/>
      <w:szCs w:val="24"/>
      <w:lang w:eastAsia="en-IN" w:val="en-IN"/>
    </w:rPr>
  </w:style>
  <w:style w:type="paragraph" w:styleId="ListParagraph">
    <w:name w:val="List Paragraph"/>
    <w:basedOn w:val="Normal"/>
    <w:uiPriority w:val="34"/>
    <w:unhideWhenUsed w:val="1"/>
    <w:qFormat w:val="1"/>
    <w:rsid w:val="00B814AA"/>
    <w:pPr>
      <w:ind w:left="720"/>
      <w:contextualSpacing w:val="1"/>
    </w:p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hyperlink" Target="https://drive.google.com/file/d/1c-fUdxlWKuE8y0sSpas5Da3q6C6iuuek/view?usp=sharing"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i0BdQJFJxiLJ7dfxzmTkyLU_uv6TKLAI?usp=sharing" TargetMode="External"/><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hyperlink" Target="https://docs.google.com/presentation/d/1VQVlzQWHRg8Q38L9NTMyoGN7nodlsOdP/edit?usp=sharing&amp;ouid=105604431366413362641&amp;rtpof=true&amp;sd=true" TargetMode="Externa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onstantia-regular.ttf"/><Relationship Id="rId4" Type="http://schemas.openxmlformats.org/officeDocument/2006/relationships/font" Target="fonts/Constantia-bold.ttf"/><Relationship Id="rId5" Type="http://schemas.openxmlformats.org/officeDocument/2006/relationships/font" Target="fonts/Constantia-italic.ttf"/><Relationship Id="rId6" Type="http://schemas.openxmlformats.org/officeDocument/2006/relationships/font" Target="fonts/Constanti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KbdFwBEgiAIAOr4Kwz91rMWYRg==">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2024-04-10T16:05:00Z</dcterms:created>
  <dc:creator>Karthik Chittoor</dc:creator>
</cp:coreProperties>
</file>